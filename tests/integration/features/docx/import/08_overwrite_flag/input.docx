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OC1"/>
      </w:pPr>
      <w:r>
        <w:t xml:space="preserve">1 Introduction .... 3</w:t>
      </w:r>
    </w:p>
    <w:p>
      <w:pPr>
        <w:pStyle w:val="Heading1"/>
      </w:pPr>
      <w:r>
        <w:t xml:space="preserve">Introduction</w:t>
      </w:r>
    </w:p>
    <w:p>
      <w:r>
        <w:t xml:space="preserve">This document describes the system.</w:t>
      </w:r>
    </w:p>
    <w:p>
      <w:r>
        <w:t xml:space="preserve">It has </w:t>
      </w:r>
      <w:r>
        <w:rPr>
          <w:b/>
        </w:rPr>
        <w:t xml:space="preserve">two</w:t>
      </w:r>
      <w:r>
        <w:t xml:space="preserve"> requirements.</w:t>
      </w:r>
    </w:p>
    <w:p>
      <w:pPr>
        <w:pStyle w:val="Heading1"/>
      </w:pPr>
      <w:r>
        <w:t xml:space="preserve">Requirements</w:t>
      </w:r>
    </w:p>
    <w:p>
      <w:pPr>
        <w:pStyle w:val="Heading2"/>
      </w:pPr>
      <w:r>
        <w:t xml:space="preserve">Functional</w:t>
      </w:r>
    </w:p>
    <w:tbl>
      <w:tr>
        <w:tc>
          <w:p>
            <w:pPr>
              <w:pStyle w:val="ReqId"/>
            </w:pPr>
            <w:r>
              <w:t xml:space="preserve">SYS-0001</w:t>
            </w:r>
          </w:p>
        </w:tc>
      </w:tr>
      <w:tr>
        <w:tc>
          <w:p>
            <w:pPr>
              <w:pStyle w:val="ReqTitle"/>
            </w:pPr>
            <w:r>
              <w:t xml:space="preserve">Power on</w:t>
            </w:r>
          </w:p>
        </w:tc>
      </w:tr>
      <w:tr>
        <w:tc>
          <w:p>
            <w:r>
              <w:t xml:space="preserve">Version:</w:t>
            </w:r>
          </w:p>
        </w:tc>
        <w:tc>
          <w:p>
            <w:r>
              <w:t xml:space="preserve">V1</w:t>
            </w:r>
          </w:p>
        </w:tc>
      </w:tr>
      <w:tr>
        <w:tc>
          <w:p>
            <w:r>
              <w:t xml:space="preserve">Verified by:</w:t>
            </w:r>
          </w:p>
        </w:tc>
        <w:tc>
          <w:p>
            <w:r>
              <w:t xml:space="preserve">T</w:t>
            </w:r>
          </w:p>
        </w:tc>
      </w:tr>
      <w:tr>
        <w:tc>
          <w:p>
            <w:r>
              <w:t xml:space="preserve">Linked Req:</w:t>
            </w:r>
          </w:p>
        </w:tc>
        <w:tc>
          <w:p>
            <w:r>
              <w:t xml:space="preserve">[DA1] REQ-12</w:t>
            </w:r>
          </w:p>
        </w:tc>
      </w:tr>
      <w:tr>
        <w:tc>
          <w:p>
            <w:pPr>
              <w:pStyle w:val="ReqText"/>
            </w:pPr>
            <w:r>
              <w:t xml:space="preserve">The system shall power on.</w:t>
            </w:r>
          </w:p>
        </w:tc>
      </w:tr>
      <w:tr>
        <w:tc>
          <w:p>
            <w:r>
              <w:t xml:space="preserve">Note :</w:t>
            </w:r>
          </w:p>
        </w:tc>
      </w:tr>
    </w:tbl>
    <w:tbl>
      <w:tr>
        <w:tc>
          <w:p>
            <w:pPr>
              <w:pStyle w:val="ReqId"/>
            </w:pPr>
            <w:r>
              <w:t xml:space="preserve">SYS-0002</w:t>
            </w:r>
          </w:p>
        </w:tc>
      </w:tr>
      <w:tr>
        <w:tc>
          <w:p>
            <w:pPr>
              <w:pStyle w:val="ReqTitle"/>
            </w:pPr>
            <w:r>
              <w:t xml:space="preserve">Power on delay</w:t>
            </w:r>
          </w:p>
        </w:tc>
      </w:tr>
      <w:tr>
        <w:tc>
          <w:p>
            <w:r>
              <w:t xml:space="preserve">Version:</w:t>
            </w:r>
          </w:p>
        </w:tc>
        <w:tc>
          <w:p>
            <w:r>
              <w:t xml:space="preserve">V0</w:t>
            </w:r>
          </w:p>
        </w:tc>
      </w:tr>
      <w:tr>
        <w:tc>
          <w:p>
            <w:r>
              <w:t xml:space="preserve">Verified by:</w:t>
            </w:r>
          </w:p>
        </w:tc>
        <w:tc>
          <w:p>
            <w:r>
              <w:t xml:space="preserve">T</w:t>
            </w:r>
          </w:p>
        </w:tc>
      </w:tr>
      <w:tr>
        <w:tc>
          <w:p>
            <w:r>
              <w:t xml:space="preserve">Linked Req:</w:t>
            </w:r>
          </w:p>
        </w:tc>
        <w:tc>
          <w:p>
            <w:r>
              <w:t xml:space="preserve">SYS-0001, SYS-0099</w:t>
            </w:r>
          </w:p>
        </w:tc>
      </w:tr>
      <w:tr>
        <w:tc>
          <w:p>
            <w:pPr>
              <w:pStyle w:val="ReqText"/>
            </w:pPr>
            <w:r>
              <w:t xml:space="preserve">The power-on delay shall not exceed:</w:t>
            </w:r>
          </w:p>
        </w:tc>
      </w:tr>
      <w:tr>
        <w:tc>
          <w:p>
            <w:r>
              <w:t xml:space="preserve">Note :</w:t>
            </w:r>
          </w:p>
        </w:tc>
      </w:tr>
    </w:tbl>
    <w:p>
      <w:pPr>
        <w:pStyle w:val="Heading2"/>
      </w:pPr>
      <w:r>
        <w:t xml:space="preserve">Notes</w:t>
      </w:r>
    </w:p>
    <w:p>
      <w:r>
        <w:t xml:space="preserve">The delay is measured at the connector.</w:t>
      </w:r>
    </w:p>
    <w:p>
      <w:pPr>
        <w:numPr>
          <w:ilvl w:val="0"/>
          <w:numId w:val="1"/>
        </w:numPr>
      </w:pPr>
      <w:r>
        <w:t xml:space="preserve">first item</w:t>
      </w:r>
    </w:p>
    <w:p>
      <w:pPr>
        <w:numPr>
          <w:ilvl w:val="0"/>
          <w:numId w:val="1"/>
        </w:numPr>
      </w:pPr>
      <w:r>
        <w:t xml:space="preserve">second item</w:t>
      </w:r>
    </w:p>
    <w:tbl>
      <w:tr>
        <w:tc>
          <w:p>
            <w:r>
              <w:t xml:space="preserve">Mode</w:t>
            </w:r>
          </w:p>
        </w:tc>
        <w:tc>
          <w:p>
            <w:r>
              <w:t xml:space="preserve">Delay</w:t>
            </w:r>
          </w:p>
        </w:tc>
      </w:tr>
      <w:tr>
        <w:tc>
          <w:p>
            <w:r>
              <w:t xml:space="preserve">Nominal</w:t>
            </w:r>
          </w:p>
        </w:tc>
        <w:tc>
          <w:p>
            <w:r>
              <w:t xml:space="preserve">2 s</w:t>
            </w:r>
          </w:p>
        </w:tc>
      </w:tr>
    </w:tbl>
    <w:p>
      <w:r>
        <w:t xml:space="preserve">Kept. </w:t>
      </w:r>
      <w:ins w:id="1" w:author="Test Author" w:date="2026-01-01T00:00:00Z">
        <w:r>
          <w:t xml:space="preserve">Inserted. </w:t>
        </w:r>
      </w:ins>
      <w:del w:id="1" w:author="Test Author" w:date="2026-01-01T00:00:00Z">
        <w:r>
          <w:delText xml:space="preserve">Deleted.</w:delText>
        </w:r>
      </w:del>
    </w:p>
  </w:body>
</w:document>
</file>